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r>
        <w:t xml:space="preserve">The morning was </w:t>
      </w:r>
      <w:ins w:id="1" w:author="Author" w:date="2026-04-23T00:00:00Z">
        <w:r>
          <w:t xml:space="preserve">genuinely </w:t>
        </w:r>
      </w:ins>
      <w:del w:id="2" w:author="Author" w:date="2026-04-23T00:00:00Z">
        <w:r>
          <w:delText xml:space="preserve">actually </w:delText>
        </w:r>
      </w:del>
      <w:r>
        <w:t xml:space="preserve">quiet.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